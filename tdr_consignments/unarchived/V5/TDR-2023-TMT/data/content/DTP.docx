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5194" w:rsidRDefault="00F13AF4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142C47" wp14:editId="4DF35EF5">
                <wp:simplePos x="0" y="0"/>
                <wp:positionH relativeFrom="column">
                  <wp:posOffset>9648190</wp:posOffset>
                </wp:positionH>
                <wp:positionV relativeFrom="paragraph">
                  <wp:posOffset>7533640</wp:posOffset>
                </wp:positionV>
                <wp:extent cx="2552065" cy="1479550"/>
                <wp:effectExtent l="0" t="0" r="19685" b="25400"/>
                <wp:wrapNone/>
                <wp:docPr id="3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147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  <w:t xml:space="preserve">Template: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Hand off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759.7pt;margin-top:593.2pt;width:200.95pt;height:116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" fillcolor="#4f81bd [3204]" strokecolor="#243f60 [1604]" strokeweight="2pt">
                <v:textbox>
                  <w:txbxContent>
                    <w:p w:rsidR="004E246B" w:rsidRPr="00302191" w:rsidRDefault="004E246B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  <w:t xml:space="preserve">Template: </w:t>
                      </w:r>
                      <w:r w:rsidRPr="00302191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Hand off Form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FAD40C" wp14:editId="51A5960B">
                <wp:simplePos x="0" y="0"/>
                <wp:positionH relativeFrom="column">
                  <wp:posOffset>1246505</wp:posOffset>
                </wp:positionH>
                <wp:positionV relativeFrom="paragraph">
                  <wp:posOffset>661670</wp:posOffset>
                </wp:positionV>
                <wp:extent cx="2540000" cy="882015"/>
                <wp:effectExtent l="0" t="0" r="12700" b="13335"/>
                <wp:wrapNone/>
                <wp:docPr id="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9C0C57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 xml:space="preserve">1.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Preparation for Transfer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7" style="position:absolute;margin-left:98.15pt;margin-top:52.1pt;width:200pt;height:69.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" fillcolor="#17365d [2415]" strokecolor="black [3213]" strokeweight="2pt">
                <v:textbox>
                  <w:txbxContent>
                    <w:p w:rsidR="004E246B" w:rsidRPr="009C0C57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 xml:space="preserve">1. </w:t>
                      </w: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Preparation for Transfer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79FAFD" wp14:editId="5A9E9154">
                <wp:simplePos x="0" y="0"/>
                <wp:positionH relativeFrom="column">
                  <wp:posOffset>4055110</wp:posOffset>
                </wp:positionH>
                <wp:positionV relativeFrom="paragraph">
                  <wp:posOffset>662305</wp:posOffset>
                </wp:positionV>
                <wp:extent cx="2543175" cy="882015"/>
                <wp:effectExtent l="0" t="0" r="28575" b="13335"/>
                <wp:wrapNone/>
                <wp:docPr id="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2234EF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36"/>
                                <w:szCs w:val="36"/>
                              </w:rPr>
                            </w:pPr>
                            <w:r w:rsidRPr="002234EF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2. Metadata </w:t>
                            </w:r>
                            <w:r w:rsidR="002234EF" w:rsidRPr="002234EF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 xml:space="preserve">Generation and </w:t>
                            </w:r>
                            <w:r w:rsidRPr="002234EF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36"/>
                                <w:szCs w:val="36"/>
                              </w:rPr>
                              <w:t>Validation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margin-left:319.3pt;margin-top:52.15pt;width:200.25pt;height:69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" fillcolor="#17365d [2415]" strokecolor="black [3213]" strokeweight="2pt">
                <v:textbox>
                  <w:txbxContent>
                    <w:p w:rsidR="004E246B" w:rsidRPr="002234EF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36"/>
                          <w:szCs w:val="36"/>
                        </w:rPr>
                      </w:pPr>
                      <w:r w:rsidRPr="002234EF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2. Metadata </w:t>
                      </w:r>
                      <w:r w:rsidR="002234EF" w:rsidRPr="002234EF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36"/>
                          <w:szCs w:val="36"/>
                        </w:rPr>
                        <w:t xml:space="preserve">Generation and </w:t>
                      </w:r>
                      <w:r w:rsidRPr="002234EF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36"/>
                          <w:szCs w:val="36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3A200E" wp14:editId="20EC7914">
                <wp:simplePos x="0" y="0"/>
                <wp:positionH relativeFrom="column">
                  <wp:posOffset>6866890</wp:posOffset>
                </wp:positionH>
                <wp:positionV relativeFrom="paragraph">
                  <wp:posOffset>675005</wp:posOffset>
                </wp:positionV>
                <wp:extent cx="2518410" cy="882015"/>
                <wp:effectExtent l="0" t="0" r="15240" b="13335"/>
                <wp:wrapNone/>
                <wp:docPr id="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8410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9C0C57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3</w:t>
                            </w: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 xml:space="preserve">.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Delivery of Transfer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540.7pt;margin-top:53.15pt;width:198.3pt;height:69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" fillcolor="#17365d [2415]" strokecolor="black [3213]" strokeweight="2pt">
                <v:textbox>
                  <w:txbxContent>
                    <w:p w:rsidR="004E246B" w:rsidRPr="009C0C57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3</w:t>
                      </w: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 xml:space="preserve">. </w:t>
                      </w: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Delivery of Transfer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EDAC63" wp14:editId="7AFB2DAC">
                <wp:simplePos x="0" y="0"/>
                <wp:positionH relativeFrom="column">
                  <wp:posOffset>9653905</wp:posOffset>
                </wp:positionH>
                <wp:positionV relativeFrom="paragraph">
                  <wp:posOffset>675640</wp:posOffset>
                </wp:positionV>
                <wp:extent cx="2546350" cy="882015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6350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9C0C57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4</w:t>
                            </w: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 xml:space="preserve">.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Handover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0" style="position:absolute;margin-left:760.15pt;margin-top:53.2pt;width:200.5pt;height:69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" fillcolor="#17365d [2415]" strokecolor="black [3213]" strokeweight="2pt">
                <v:textbox>
                  <w:txbxContent>
                    <w:p w:rsidR="004E246B" w:rsidRPr="009C0C57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4</w:t>
                      </w: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 xml:space="preserve">. </w:t>
                      </w: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Handover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378462" wp14:editId="27DE8C21">
                <wp:simplePos x="0" y="0"/>
                <wp:positionH relativeFrom="column">
                  <wp:posOffset>6864985</wp:posOffset>
                </wp:positionH>
                <wp:positionV relativeFrom="paragraph">
                  <wp:posOffset>7533640</wp:posOffset>
                </wp:positionV>
                <wp:extent cx="2540000" cy="1479550"/>
                <wp:effectExtent l="0" t="0" r="12700" b="25400"/>
                <wp:wrapNone/>
                <wp:docPr id="3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47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638" w:rsidRPr="00626885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ins w:id="0" w:author="Pegden, Caroline" w:date="2014-09-12T12:00:00Z"/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  <w:t xml:space="preserve">Template: </w:t>
                            </w:r>
                          </w:p>
                          <w:p w:rsidR="004E246B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ins w:id="1" w:author="Pegden, Caroline" w:date="2014-09-12T12:00:00Z"/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Digital 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 xml:space="preserve">Records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Transfer Form</w:t>
                            </w:r>
                          </w:p>
                          <w:p w:rsidR="00AA2638" w:rsidRPr="00626885" w:rsidRDefault="00AA2638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1" style="position:absolute;margin-left:540.55pt;margin-top:593.2pt;width:200pt;height:116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" fillcolor="#4f81bd [3204]" strokecolor="#243f60 [1604]" strokeweight="2pt">
                <v:textbox>
                  <w:txbxContent>
                    <w:p w:rsidR="00AA2638" w:rsidRPr="00626885" w:rsidRDefault="004E246B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ins w:id="2" w:author="Pegden, Caroline" w:date="2014-09-12T12:00:00Z"/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  <w:t xml:space="preserve">Template: </w:t>
                      </w:r>
                    </w:p>
                    <w:p w:rsidR="004E246B" w:rsidRDefault="004E246B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ins w:id="3" w:author="Pegden, Caroline" w:date="2014-09-12T12:00:00Z"/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Digital 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 xml:space="preserve">Records 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Transfer Form</w:t>
                      </w:r>
                    </w:p>
                    <w:p w:rsidR="00AA2638" w:rsidRPr="00626885" w:rsidRDefault="00AA2638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color w:val="FF000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FB29074" wp14:editId="205C6A0A">
                <wp:simplePos x="0" y="0"/>
                <wp:positionH relativeFrom="column">
                  <wp:posOffset>4048125</wp:posOffset>
                </wp:positionH>
                <wp:positionV relativeFrom="paragraph">
                  <wp:posOffset>7540625</wp:posOffset>
                </wp:positionV>
                <wp:extent cx="2573655" cy="1479550"/>
                <wp:effectExtent l="0" t="0" r="17145" b="25400"/>
                <wp:wrapNone/>
                <wp:docPr id="1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655" cy="147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  <w:t xml:space="preserve">Tool: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CSV Validator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2" style="position:absolute;margin-left:318.75pt;margin-top:593.75pt;width:202.65pt;height:116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" fillcolor="#4f81bd [3204]" strokecolor="#243f60 [1604]" strokeweight="2pt">
                <v:textbox>
                  <w:txbxContent>
                    <w:p w:rsidR="004E246B" w:rsidRPr="00302191" w:rsidRDefault="004E246B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  <w:t xml:space="preserve">Tool: 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CSV Validator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45CC871" wp14:editId="4682637A">
                <wp:simplePos x="0" y="0"/>
                <wp:positionH relativeFrom="column">
                  <wp:posOffset>1226820</wp:posOffset>
                </wp:positionH>
                <wp:positionV relativeFrom="paragraph">
                  <wp:posOffset>7539990</wp:posOffset>
                </wp:positionV>
                <wp:extent cx="2578100" cy="1479550"/>
                <wp:effectExtent l="0" t="0" r="12700" b="25400"/>
                <wp:wrapNone/>
                <wp:docPr id="1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8100" cy="147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626885" w:rsidRDefault="004E246B" w:rsidP="002210B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  <w:t>Tools:</w:t>
                            </w:r>
                          </w:p>
                          <w:p w:rsidR="004E246B" w:rsidRPr="00626885" w:rsidRDefault="004E246B" w:rsidP="002210B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Hard Disk Drive (HDD)/ Secure File Transfer Protocol Space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(SFTP)</w:t>
                            </w:r>
                          </w:p>
                          <w:p w:rsidR="004E246B" w:rsidRPr="00626885" w:rsidRDefault="004E246B" w:rsidP="00F13AF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i/>
                                <w:color w:val="FFFFFF" w:themeColor="background1"/>
                              </w:rPr>
                              <w:t xml:space="preserve">Templates: </w:t>
                            </w:r>
                          </w:p>
                          <w:p w:rsidR="004E246B" w:rsidRPr="00302191" w:rsidRDefault="00626885" w:rsidP="00F13AF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Digital Transfer File List</w:t>
                            </w:r>
                          </w:p>
                          <w:p w:rsidR="004E246B" w:rsidRPr="00302191" w:rsidRDefault="004E246B" w:rsidP="00F13AF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Completed closure form</w:t>
                            </w:r>
                          </w:p>
                          <w:p w:rsidR="004E246B" w:rsidRPr="00302191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3" style="position:absolute;margin-left:96.6pt;margin-top:593.7pt;width:203pt;height:116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" fillcolor="#4f81bd [3204]" strokecolor="#243f60 [1604]" strokeweight="2pt">
                <v:textbox>
                  <w:txbxContent>
                    <w:p w:rsidR="004E246B" w:rsidRPr="00626885" w:rsidRDefault="004E246B" w:rsidP="002210BD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  <w:t>Tools:</w:t>
                      </w:r>
                    </w:p>
                    <w:p w:rsidR="004E246B" w:rsidRPr="00626885" w:rsidRDefault="004E246B" w:rsidP="002210BD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Hard Disk Drive (HDD)/ Secure File Transfer Protocol Space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(SFTP)</w:t>
                      </w:r>
                    </w:p>
                    <w:p w:rsidR="004E246B" w:rsidRPr="00626885" w:rsidRDefault="004E246B" w:rsidP="00F13AF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i/>
                          <w:color w:val="FFFFFF" w:themeColor="background1"/>
                        </w:rPr>
                        <w:t xml:space="preserve">Templates: </w:t>
                      </w:r>
                    </w:p>
                    <w:p w:rsidR="004E246B" w:rsidRPr="00302191" w:rsidRDefault="00626885" w:rsidP="00F13AF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Digital Transfer File List</w:t>
                      </w:r>
                    </w:p>
                    <w:p w:rsidR="004E246B" w:rsidRPr="00302191" w:rsidRDefault="004E246B" w:rsidP="00F13AF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Completed closure form</w:t>
                      </w:r>
                    </w:p>
                    <w:p w:rsidR="004E246B" w:rsidRPr="00302191" w:rsidRDefault="004E246B" w:rsidP="00873EB4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8073" behindDoc="0" locked="0" layoutInCell="1" allowOverlap="1" wp14:anchorId="132F23A7" wp14:editId="12777977">
                <wp:simplePos x="0" y="0"/>
                <wp:positionH relativeFrom="column">
                  <wp:posOffset>-609600</wp:posOffset>
                </wp:positionH>
                <wp:positionV relativeFrom="paragraph">
                  <wp:posOffset>7539355</wp:posOffset>
                </wp:positionV>
                <wp:extent cx="1593215" cy="1479550"/>
                <wp:effectExtent l="0" t="0" r="26035" b="25400"/>
                <wp:wrapNone/>
                <wp:docPr id="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4795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626885" w:rsidRDefault="004E246B" w:rsidP="00873EB4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 xml:space="preserve">Tools 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b/>
                                <w:color w:val="FFFFFF" w:themeColor="background1"/>
                                <w:kern w:val="24"/>
                                <w:sz w:val="44"/>
                                <w:szCs w:val="40"/>
                              </w:rPr>
                              <w:t>and templates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34" style="position:absolute;margin-left:-48pt;margin-top:593.65pt;width:125.45pt;height:116.5pt;z-index:25170807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" fillcolor="#17365d [2415]" strokecolor="black [3213]" strokeweight="2pt">
                <v:textbox>
                  <w:txbxContent>
                    <w:p w:rsidR="004E246B" w:rsidRPr="00626885" w:rsidRDefault="004E246B" w:rsidP="00873EB4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 xml:space="preserve">Tools </w:t>
                      </w:r>
                      <w:r w:rsidRPr="00626885">
                        <w:rPr>
                          <w:rFonts w:asciiTheme="minorHAnsi" w:hAnsi="Calibri" w:cstheme="minorBidi"/>
                          <w:b/>
                          <w:color w:val="FFFFFF" w:themeColor="background1"/>
                          <w:kern w:val="24"/>
                          <w:sz w:val="44"/>
                          <w:szCs w:val="40"/>
                        </w:rPr>
                        <w:t>and templates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7B7BC3" wp14:editId="78479DC9">
                <wp:simplePos x="0" y="0"/>
                <wp:positionH relativeFrom="column">
                  <wp:posOffset>6889115</wp:posOffset>
                </wp:positionH>
                <wp:positionV relativeFrom="paragraph">
                  <wp:posOffset>6013450</wp:posOffset>
                </wp:positionV>
                <wp:extent cx="2514600" cy="1332865"/>
                <wp:effectExtent l="0" t="0" r="19050" b="19685"/>
                <wp:wrapNone/>
                <wp:docPr id="2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B63BFE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TNA liaise</w:t>
                            </w:r>
                            <w:r w:rsidR="00AA2638"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s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 xml:space="preserve">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with OGD over transfer and confirm receipt.</w:t>
                            </w:r>
                            <w:ins w:id="2" w:author="Pegden, Caroline" w:date="2014-09-12T11:58:00Z">
                              <w:r>
                                <w:rPr>
                                  <w:rFonts w:asciiTheme="minorHAnsi" w:hAnsiTheme="minorHAnsi" w:cstheme="minorHAnsi"/>
                                </w:rPr>
                                <w:t xml:space="preserve"> </w:t>
                              </w:r>
                            </w:ins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5" style="position:absolute;margin-left:542.45pt;margin-top:473.5pt;width:198pt;height:104.9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" fillcolor="#4f81bd [3204]" strokecolor="#243f60 [1604]" strokeweight="2pt">
                <v:textbox>
                  <w:txbxContent>
                    <w:p w:rsidR="004E246B" w:rsidRPr="00302191" w:rsidRDefault="004E246B" w:rsidP="00B63BFE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TNA liaise</w:t>
                      </w:r>
                      <w:r w:rsidR="00AA2638"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s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 xml:space="preserve"> 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with OGD over transfer and confirm receipt.</w:t>
                      </w:r>
                      <w:ins w:id="5" w:author="Pegden, Caroline" w:date="2014-09-12T11:58:00Z">
                        <w:r>
                          <w:rPr>
                            <w:rFonts w:asciiTheme="minorHAnsi" w:hAnsiTheme="minorHAnsi" w:cstheme="minorHAnsi"/>
                          </w:rPr>
                          <w:t xml:space="preserve"> </w:t>
                        </w:r>
                      </w:ins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E7D1FD4" wp14:editId="513AF2F0">
                <wp:simplePos x="0" y="0"/>
                <wp:positionH relativeFrom="column">
                  <wp:posOffset>4068445</wp:posOffset>
                </wp:positionH>
                <wp:positionV relativeFrom="paragraph">
                  <wp:posOffset>6010275</wp:posOffset>
                </wp:positionV>
                <wp:extent cx="2573655" cy="1332865"/>
                <wp:effectExtent l="0" t="0" r="17145" b="19685"/>
                <wp:wrapNone/>
                <wp:docPr id="26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655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2638" w:rsidRDefault="004E246B" w:rsidP="00C7220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TNA verifies reports and csv files. </w:t>
                            </w:r>
                          </w:p>
                          <w:p w:rsidR="004E246B" w:rsidRPr="00302191" w:rsidRDefault="00AA2638" w:rsidP="00C72202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TNA p</w:t>
                            </w:r>
                            <w:r w:rsidR="004E246B"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 xml:space="preserve">rovides </w:t>
                            </w:r>
                            <w:r w:rsidR="004E246B" w:rsidRPr="00302191">
                              <w:rPr>
                                <w:rFonts w:asciiTheme="minorHAnsi" w:hAnsiTheme="minorHAnsi" w:cstheme="minorHAnsi"/>
                              </w:rPr>
                              <w:t>any technical assistance to department to support validation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6" style="position:absolute;margin-left:320.35pt;margin-top:473.25pt;width:202.65pt;height:104.9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" fillcolor="#4f81bd [3204]" strokecolor="#243f60 [1604]" strokeweight="2pt">
                <v:textbox>
                  <w:txbxContent>
                    <w:p w:rsidR="00AA2638" w:rsidRDefault="004E246B" w:rsidP="00C72202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TNA verifies reports and csv files. </w:t>
                      </w:r>
                    </w:p>
                    <w:p w:rsidR="004E246B" w:rsidRPr="00302191" w:rsidRDefault="00AA2638" w:rsidP="00C72202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TNA p</w:t>
                      </w:r>
                      <w:r w:rsidR="004E246B"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 xml:space="preserve">rovides </w:t>
                      </w:r>
                      <w:r w:rsidR="004E246B" w:rsidRPr="00302191">
                        <w:rPr>
                          <w:rFonts w:asciiTheme="minorHAnsi" w:hAnsiTheme="minorHAnsi" w:cstheme="minorHAnsi"/>
                        </w:rPr>
                        <w:t>any technical assistance to department to support validation process.</w:t>
                      </w: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D86C2D1" wp14:editId="15ECBFC5">
                <wp:simplePos x="0" y="0"/>
                <wp:positionH relativeFrom="column">
                  <wp:posOffset>1230630</wp:posOffset>
                </wp:positionH>
                <wp:positionV relativeFrom="paragraph">
                  <wp:posOffset>6009640</wp:posOffset>
                </wp:positionV>
                <wp:extent cx="2590800" cy="1332865"/>
                <wp:effectExtent l="0" t="0" r="19050" b="19685"/>
                <wp:wrapNone/>
                <wp:docPr id="2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9354F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TNA validates </w:t>
                            </w:r>
                            <w:r w:rsidR="00E66805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Digital Transfer File </w:t>
                            </w:r>
                            <w:proofErr w:type="gramStart"/>
                            <w:r w:rsidR="00E66805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List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 </w:t>
                            </w:r>
                            <w:r w:rsidR="00E66805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 against</w:t>
                            </w:r>
                            <w:proofErr w:type="gramEnd"/>
                            <w:r w:rsidR="00E66805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 file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list provided as part of TNA-OGD Transfer Agreement and LCAC decision.</w:t>
                            </w:r>
                          </w:p>
                          <w:p w:rsidR="004E246B" w:rsidRPr="00302191" w:rsidRDefault="004E246B" w:rsidP="00D91FC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7" style="position:absolute;margin-left:96.9pt;margin-top:473.2pt;width:204pt;height:104.9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" fillcolor="#4f81bd [3204]" strokecolor="#243f60 [1604]" strokeweight="2pt">
                <v:textbox>
                  <w:txbxContent>
                    <w:p w:rsidR="004E246B" w:rsidRPr="00302191" w:rsidRDefault="004E246B" w:rsidP="009354FF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TNA validates </w:t>
                      </w:r>
                      <w:r w:rsidR="00E66805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Digital Transfer File </w:t>
                      </w:r>
                      <w:proofErr w:type="gramStart"/>
                      <w:r w:rsidR="00E66805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List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 </w:t>
                      </w:r>
                      <w:r w:rsidR="00E66805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 against</w:t>
                      </w:r>
                      <w:proofErr w:type="gramEnd"/>
                      <w:r w:rsidR="00E66805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 file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list provided as part of TNA-OGD Transfer Agreement and LCAC decision.</w:t>
                      </w:r>
                    </w:p>
                    <w:p w:rsidR="004E246B" w:rsidRPr="00302191" w:rsidRDefault="004E246B" w:rsidP="00D91FCA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732" behindDoc="0" locked="0" layoutInCell="1" allowOverlap="1" wp14:anchorId="36859500" wp14:editId="3DB1EFD3">
                <wp:simplePos x="0" y="0"/>
                <wp:positionH relativeFrom="column">
                  <wp:posOffset>-609600</wp:posOffset>
                </wp:positionH>
                <wp:positionV relativeFrom="paragraph">
                  <wp:posOffset>6009005</wp:posOffset>
                </wp:positionV>
                <wp:extent cx="1593215" cy="1332865"/>
                <wp:effectExtent l="0" t="0" r="26035" b="19685"/>
                <wp:wrapNone/>
                <wp:docPr id="12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33286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9C0C57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TNA activity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8" style="position:absolute;margin-left:-48pt;margin-top:473.15pt;width:125.45pt;height:104.95pt;z-index:2517077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" fillcolor="#17365d [2415]" strokecolor="black [3213]" strokeweight="2pt">
                <v:textbox>
                  <w:txbxContent>
                    <w:p w:rsidR="004E246B" w:rsidRPr="009C0C57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TNA activity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4A4EC9" wp14:editId="33BD6CC2">
                <wp:simplePos x="0" y="0"/>
                <wp:positionH relativeFrom="column">
                  <wp:posOffset>9650730</wp:posOffset>
                </wp:positionH>
                <wp:positionV relativeFrom="paragraph">
                  <wp:posOffset>6008370</wp:posOffset>
                </wp:positionV>
                <wp:extent cx="2552065" cy="1332865"/>
                <wp:effectExtent l="0" t="0" r="19685" b="19685"/>
                <wp:wrapNone/>
                <wp:docPr id="2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13328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626885" w:rsidRDefault="004E246B" w:rsidP="00B63BFE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color w:val="FFFFFF" w:themeColor="background1"/>
                              </w:rPr>
                            </w:pP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Digital Transfer (TNA) emails hand off form to Digital Preservation (TNA), handing records over.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_x0000_s1039" style="position:absolute;margin-left:759.9pt;margin-top:473.1pt;width:200.95pt;height:104.9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" fillcolor="#4f81bd [3204]" strokecolor="#243f60 [1604]" strokeweight="2pt">
                <v:textbox>
                  <w:txbxContent>
                    <w:p w:rsidR="004E246B" w:rsidRPr="00626885" w:rsidRDefault="004E246B" w:rsidP="00B63BFE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color w:val="FFFFFF" w:themeColor="background1"/>
                        </w:rPr>
                      </w:pP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Digital Transfer (TNA) emails hand off form to Digital Preservation (TNA), handing records over. 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020C25" wp14:editId="3A98ADBA">
                <wp:simplePos x="0" y="0"/>
                <wp:positionH relativeFrom="column">
                  <wp:posOffset>9650730</wp:posOffset>
                </wp:positionH>
                <wp:positionV relativeFrom="paragraph">
                  <wp:posOffset>3885565</wp:posOffset>
                </wp:positionV>
                <wp:extent cx="2552065" cy="1930400"/>
                <wp:effectExtent l="0" t="0" r="19685" b="12700"/>
                <wp:wrapNone/>
                <wp:docPr id="24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Transfer of control from one 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TNA department (Digital Transfer) to another (Digital Preservation).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This is entirely internal.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40" style="position:absolute;margin-left:759.9pt;margin-top:305.95pt;width:200.95pt;height:15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" fillcolor="#4f81bd [3204]" strokecolor="#243f60 [1604]" strokeweight="2pt">
                <v:textbox>
                  <w:txbxContent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Transfer of control from one </w:t>
                      </w: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TNA department (Digital Transfer) to another (Digital Preservation).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This is entirely internal.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E4D7A96" wp14:editId="4D6480F1">
                <wp:simplePos x="0" y="0"/>
                <wp:positionH relativeFrom="column">
                  <wp:posOffset>6860540</wp:posOffset>
                </wp:positionH>
                <wp:positionV relativeFrom="paragraph">
                  <wp:posOffset>3888740</wp:posOffset>
                </wp:positionV>
                <wp:extent cx="2540000" cy="1930400"/>
                <wp:effectExtent l="0" t="0" r="12700" b="12700"/>
                <wp:wrapNone/>
                <wp:docPr id="2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Confirm records transfer either </w:t>
                            </w:r>
                            <w:proofErr w:type="gramStart"/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that </w:t>
                            </w:r>
                            <w:r w:rsidR="00D86D87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uploaded</w:t>
                            </w:r>
                            <w:proofErr w:type="gramEnd"/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 to SFTP </w:t>
                            </w:r>
                            <w:r w:rsidR="00D86D87">
                              <w:rPr>
                                <w:rFonts w:asciiTheme="minorHAnsi" w:hAnsiTheme="minorHAnsi" w:cstheme="minorHAnsi"/>
                              </w:rPr>
                              <w:t xml:space="preserve">is 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complete or receipt of HDD.</w:t>
                            </w:r>
                          </w:p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</w:p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Receipt of records confirmed by 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D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igital 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T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ra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nsfer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team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1" style="position:absolute;margin-left:540.2pt;margin-top:306.2pt;width:200pt;height:15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" fillcolor="#4f81bd [3204]" strokecolor="#243f60 [1604]" strokeweight="2pt">
                <v:textbox>
                  <w:txbxContent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Confirm records transfer either </w:t>
                      </w:r>
                      <w:proofErr w:type="gramStart"/>
                      <w:r w:rsidRPr="00302191">
                        <w:rPr>
                          <w:rFonts w:asciiTheme="minorHAnsi" w:hAnsiTheme="minorHAnsi" w:cstheme="minorHAnsi"/>
                        </w:rPr>
                        <w:t xml:space="preserve">that </w:t>
                      </w:r>
                      <w:r w:rsidR="00D86D87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uploaded</w:t>
                      </w:r>
                      <w:proofErr w:type="gramEnd"/>
                      <w:r w:rsidRPr="00302191">
                        <w:rPr>
                          <w:rFonts w:asciiTheme="minorHAnsi" w:hAnsiTheme="minorHAnsi" w:cstheme="minorHAnsi"/>
                        </w:rPr>
                        <w:t xml:space="preserve"> to SFTP </w:t>
                      </w:r>
                      <w:r w:rsidR="00D86D87">
                        <w:rPr>
                          <w:rFonts w:asciiTheme="minorHAnsi" w:hAnsiTheme="minorHAnsi" w:cstheme="minorHAnsi"/>
                        </w:rPr>
                        <w:t xml:space="preserve">is 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complete or receipt of HDD.</w:t>
                      </w:r>
                    </w:p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</w:p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Receipt of records confirmed by 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D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igital 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T</w:t>
                      </w:r>
                      <w:r>
                        <w:rPr>
                          <w:rFonts w:asciiTheme="minorHAnsi" w:hAnsiTheme="minorHAnsi" w:cstheme="minorHAnsi"/>
                        </w:rPr>
                        <w:t>ra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nsfer</w:t>
                      </w:r>
                      <w:r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team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B37D16" wp14:editId="37D27F2C">
                <wp:simplePos x="0" y="0"/>
                <wp:positionH relativeFrom="column">
                  <wp:posOffset>4036695</wp:posOffset>
                </wp:positionH>
                <wp:positionV relativeFrom="paragraph">
                  <wp:posOffset>3882390</wp:posOffset>
                </wp:positionV>
                <wp:extent cx="2573655" cy="1930400"/>
                <wp:effectExtent l="0" t="0" r="17145" b="12700"/>
                <wp:wrapNone/>
                <wp:docPr id="2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655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Validated .csv files for records at sub folder levels and metadata files. </w:t>
                            </w:r>
                          </w:p>
                          <w:p w:rsidR="004E246B" w:rsidRPr="00302191" w:rsidRDefault="004E246B" w:rsidP="00FC506C">
                            <w:pPr>
                              <w:pStyle w:val="NormalWeb"/>
                              <w:numPr>
                                <w:ilvl w:val="1"/>
                                <w:numId w:val="7"/>
                              </w:numPr>
                              <w:spacing w:before="0" w:beforeAutospacing="0" w:after="0" w:afterAutospacing="0"/>
                              <w:textAlignment w:val="baseline"/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Pass/error Report</w:t>
                            </w:r>
                          </w:p>
                          <w:p w:rsidR="004E246B" w:rsidRPr="00302191" w:rsidRDefault="004E246B" w:rsidP="00FC506C">
                            <w:pPr>
                              <w:pStyle w:val="NormalWeb"/>
                              <w:numPr>
                                <w:ilvl w:val="1"/>
                                <w:numId w:val="7"/>
                              </w:numPr>
                              <w:spacing w:before="0" w:beforeAutospacing="0" w:after="0" w:afterAutospacing="0"/>
                              <w:textAlignment w:val="baseline"/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Email confirmations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2" style="position:absolute;margin-left:317.85pt;margin-top:305.7pt;width:202.65pt;height:15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" fillcolor="#4f81bd [3204]" strokecolor="#243f60 [1604]" strokeweight="2pt">
                <v:textbox>
                  <w:txbxContent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Validated .csv files for records at sub folder levels and metadata files. </w:t>
                      </w:r>
                    </w:p>
                    <w:p w:rsidR="004E246B" w:rsidRPr="00302191" w:rsidRDefault="004E246B" w:rsidP="00FC506C">
                      <w:pPr>
                        <w:pStyle w:val="NormalWeb"/>
                        <w:numPr>
                          <w:ilvl w:val="1"/>
                          <w:numId w:val="7"/>
                        </w:numPr>
                        <w:spacing w:before="0" w:beforeAutospacing="0" w:after="0" w:afterAutospacing="0"/>
                        <w:textAlignment w:val="baseline"/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Pass/error Report</w:t>
                      </w:r>
                    </w:p>
                    <w:p w:rsidR="004E246B" w:rsidRPr="00302191" w:rsidRDefault="004E246B" w:rsidP="00FC506C">
                      <w:pPr>
                        <w:pStyle w:val="NormalWeb"/>
                        <w:numPr>
                          <w:ilvl w:val="1"/>
                          <w:numId w:val="7"/>
                        </w:numPr>
                        <w:spacing w:before="0" w:beforeAutospacing="0" w:after="0" w:afterAutospacing="0"/>
                        <w:textAlignment w:val="baseline"/>
                      </w:pPr>
                      <w:bookmarkStart w:id="7" w:name="_GoBack"/>
                      <w:bookmarkEnd w:id="7"/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Email confirmations</w:t>
                      </w: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658E15" wp14:editId="50087FF6">
                <wp:simplePos x="0" y="0"/>
                <wp:positionH relativeFrom="column">
                  <wp:posOffset>1233805</wp:posOffset>
                </wp:positionH>
                <wp:positionV relativeFrom="paragraph">
                  <wp:posOffset>3881755</wp:posOffset>
                </wp:positionV>
                <wp:extent cx="2552700" cy="1930400"/>
                <wp:effectExtent l="0" t="0" r="19050" b="12700"/>
                <wp:wrapNone/>
                <wp:docPr id="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93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Confirmed records transfer as per appraisal and selection decisions.</w:t>
                            </w: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TNA-OGD Transfer Agreement</w:t>
                            </w:r>
                          </w:p>
                          <w:p w:rsidR="004E246B" w:rsidRPr="00302191" w:rsidRDefault="00E66805" w:rsidP="00ED6533">
                            <w:pPr>
                              <w:pStyle w:val="NormalWeb"/>
                              <w:numPr>
                                <w:ilvl w:val="1"/>
                                <w:numId w:val="5"/>
                              </w:numPr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Digital Transfer File List</w:t>
                            </w:r>
                          </w:p>
                          <w:p w:rsidR="004E246B" w:rsidRPr="00302191" w:rsidRDefault="00F85158" w:rsidP="00A5640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Ensure that record</w:t>
                            </w:r>
                            <w:r w:rsidR="004E246B" w:rsidRPr="00302191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4E246B" w:rsidRPr="00302191">
                              <w:rPr>
                                <w:rFonts w:asciiTheme="minorHAnsi" w:hAnsiTheme="minorHAnsi" w:cstheme="minorHAnsi"/>
                              </w:rPr>
                              <w:t>closure</w:t>
                            </w:r>
                            <w:r>
                              <w:rPr>
                                <w:rFonts w:asciiTheme="minorHAnsi" w:hAnsiTheme="minorHAnsi" w:cstheme="minorHAnsi"/>
                              </w:rPr>
                              <w:t>s</w:t>
                            </w:r>
                            <w:bookmarkStart w:id="3" w:name="_GoBack"/>
                            <w:bookmarkEnd w:id="3"/>
                            <w:r w:rsidR="004E246B" w:rsidRPr="00302191">
                              <w:rPr>
                                <w:rFonts w:asciiTheme="minorHAnsi" w:hAnsiTheme="minorHAnsi" w:cstheme="minorHAnsi"/>
                              </w:rPr>
                              <w:t xml:space="preserve"> are identified and validated.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3" style="position:absolute;margin-left:97.15pt;margin-top:305.65pt;width:201pt;height:15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" fillcolor="#4f81bd [3204]" strokecolor="#243f60 [1604]" strokeweight="2pt">
                <v:textbox>
                  <w:txbxContent>
                    <w:p w:rsidR="004E246B" w:rsidRPr="00302191" w:rsidRDefault="004E246B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Confirmed records transfer as per appraisal and selection decisions.</w:t>
                      </w:r>
                    </w:p>
                    <w:p w:rsidR="004E246B" w:rsidRPr="00302191" w:rsidRDefault="004E246B" w:rsidP="00ED6533">
                      <w:pPr>
                        <w:pStyle w:val="NormalWeb"/>
                        <w:numPr>
                          <w:ilvl w:val="1"/>
                          <w:numId w:val="5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TNA-OGD Transfer Agreement</w:t>
                      </w:r>
                    </w:p>
                    <w:p w:rsidR="004E246B" w:rsidRPr="00302191" w:rsidRDefault="00E66805" w:rsidP="00ED6533">
                      <w:pPr>
                        <w:pStyle w:val="NormalWeb"/>
                        <w:numPr>
                          <w:ilvl w:val="1"/>
                          <w:numId w:val="5"/>
                        </w:numPr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Digital Transfer File List</w:t>
                      </w:r>
                    </w:p>
                    <w:p w:rsidR="004E246B" w:rsidRPr="00302191" w:rsidRDefault="00F85158" w:rsidP="00A5640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</w:rPr>
                        <w:t>Ensure that record</w:t>
                      </w:r>
                      <w:r w:rsidR="004E246B" w:rsidRPr="00302191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4E246B" w:rsidRPr="00302191">
                        <w:rPr>
                          <w:rFonts w:asciiTheme="minorHAnsi" w:hAnsiTheme="minorHAnsi" w:cstheme="minorHAnsi"/>
                        </w:rPr>
                        <w:t>closure</w:t>
                      </w:r>
                      <w:r>
                        <w:rPr>
                          <w:rFonts w:asciiTheme="minorHAnsi" w:hAnsiTheme="minorHAnsi" w:cstheme="minorHAnsi"/>
                        </w:rPr>
                        <w:t>s</w:t>
                      </w:r>
                      <w:bookmarkStart w:id="4" w:name="_GoBack"/>
                      <w:bookmarkEnd w:id="4"/>
                      <w:r w:rsidR="004E246B" w:rsidRPr="00302191">
                        <w:rPr>
                          <w:rFonts w:asciiTheme="minorHAnsi" w:hAnsiTheme="minorHAnsi" w:cstheme="minorHAnsi"/>
                        </w:rPr>
                        <w:t xml:space="preserve"> are identified and validated.</w:t>
                      </w: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391" behindDoc="0" locked="0" layoutInCell="1" allowOverlap="1" wp14:anchorId="7121F361" wp14:editId="3E82C979">
                <wp:simplePos x="0" y="0"/>
                <wp:positionH relativeFrom="column">
                  <wp:posOffset>-609600</wp:posOffset>
                </wp:positionH>
                <wp:positionV relativeFrom="paragraph">
                  <wp:posOffset>3881120</wp:posOffset>
                </wp:positionV>
                <wp:extent cx="1593215" cy="1930400"/>
                <wp:effectExtent l="0" t="0" r="26035" b="12700"/>
                <wp:wrapNone/>
                <wp:docPr id="11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930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4"/>
                              </w:rPr>
                              <w:t>Desired Outcome(s)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4" style="position:absolute;margin-left:-48pt;margin-top:305.6pt;width:125.45pt;height:152pt;z-index:2517073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" fillcolor="#17365d [2415]" strokecolor="black [3213]" strokeweight="2pt">
                <v:textbox>
                  <w:txbxContent>
                    <w:p w:rsidR="004E246B" w:rsidRPr="00302191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44"/>
                          <w:szCs w:val="4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4"/>
                        </w:rPr>
                        <w:t>Desired Outcome(s)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77FCE7" wp14:editId="282DEA82">
                <wp:simplePos x="0" y="0"/>
                <wp:positionH relativeFrom="column">
                  <wp:posOffset>9650730</wp:posOffset>
                </wp:positionH>
                <wp:positionV relativeFrom="paragraph">
                  <wp:posOffset>1750060</wp:posOffset>
                </wp:positionV>
                <wp:extent cx="2552065" cy="1943100"/>
                <wp:effectExtent l="0" t="0" r="19685" b="19050"/>
                <wp:wrapNone/>
                <wp:docPr id="1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065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6429BD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Digital Transfer (TNA</w:t>
                            </w:r>
                            <w:proofErr w:type="gramStart"/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)</w:t>
                            </w:r>
                            <w:r w:rsid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passes</w:t>
                            </w:r>
                            <w:proofErr w:type="gramEnd"/>
                            <w:r w:rsid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 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 control </w:t>
                            </w:r>
                            <w:r w:rsid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of transfer 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to Digital Preservation (TNA),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</w:rPr>
                              <w:t xml:space="preserve">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upon either confirming upload of records to SFTP or receipt of HDD.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45" style="position:absolute;margin-left:759.9pt;margin-top:137.8pt;width:200.95pt;height:15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" fillcolor="#4f81bd [3204]" strokecolor="#243f60 [1604]" strokeweight="2pt">
                <v:textbox>
                  <w:txbxContent>
                    <w:p w:rsidR="004E246B" w:rsidRPr="00302191" w:rsidRDefault="004E246B" w:rsidP="006429BD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Digital Transfer (TNA</w:t>
                      </w:r>
                      <w:proofErr w:type="gramStart"/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)</w:t>
                      </w:r>
                      <w:r w:rsid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passes</w:t>
                      </w:r>
                      <w:proofErr w:type="gramEnd"/>
                      <w:r w:rsid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 </w:t>
                      </w: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 control </w:t>
                      </w:r>
                      <w:r w:rsid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of transfer </w:t>
                      </w: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to Digital Preservation (TNA),</w:t>
                      </w:r>
                      <w:r w:rsidRPr="00626885">
                        <w:rPr>
                          <w:rFonts w:asciiTheme="minorHAnsi" w:hAnsi="Calibri" w:cstheme="minorBidi"/>
                          <w:color w:val="FF0000"/>
                          <w:kern w:val="24"/>
                        </w:rPr>
                        <w:t xml:space="preserve">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upon either confirming upload of records to SFTP or receipt of HDD.</w:t>
                      </w:r>
                    </w:p>
                  </w:txbxContent>
                </v:textbox>
              </v:rect>
            </w:pict>
          </mc:Fallback>
        </mc:AlternateContent>
      </w:r>
      <w:r w:rsidR="00302191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8A46BC" wp14:editId="47C8550A">
                <wp:simplePos x="0" y="0"/>
                <wp:positionH relativeFrom="column">
                  <wp:posOffset>6859905</wp:posOffset>
                </wp:positionH>
                <wp:positionV relativeFrom="paragraph">
                  <wp:posOffset>1751330</wp:posOffset>
                </wp:positionV>
                <wp:extent cx="2540000" cy="1943100"/>
                <wp:effectExtent l="0" t="0" r="12700" b="19050"/>
                <wp:wrapNone/>
                <wp:docPr id="1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ins w:id="5" w:author="Pegden, Caroline" w:date="2014-09-12T11:52:00Z"/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OGDs submit the 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Digital Records Transfer Form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 and transfer records either via HDD or SFTP.  </w:t>
                            </w:r>
                          </w:p>
                          <w:p w:rsidR="004E246B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ins w:id="6" w:author="Pegden, Caroline" w:date="2014-09-12T11:52:00Z"/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4E246B" w:rsidRPr="00302191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With HDD</w:t>
                            </w:r>
                            <w:r w:rsidRPr="00D86D87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 xml:space="preserve">s: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OGDs must use a secure courier service and inform TNA date of delivery.</w:t>
                            </w:r>
                          </w:p>
                          <w:p w:rsidR="004E246B" w:rsidRPr="00302191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4E246B" w:rsidRPr="00302191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With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SFTP: OGD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FFFF" w:themeColor="background1"/>
                                <w:kern w:val="24"/>
                              </w:rPr>
                              <w:t>s</w:t>
                            </w:r>
                            <w:r w:rsidRPr="00626885">
                              <w:rPr>
                                <w:rFonts w:asciiTheme="minorHAnsi" w:hAnsi="Calibri" w:cstheme="minorBidi"/>
                                <w:color w:val="FF0000"/>
                                <w:kern w:val="24"/>
                              </w:rPr>
                              <w:t xml:space="preserve">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inform TNA once upload is complete.</w:t>
                            </w:r>
                          </w:p>
                          <w:p w:rsidR="004E246B" w:rsidRPr="00302191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4E246B" w:rsidRPr="00302191" w:rsidRDefault="004E246B" w:rsidP="00A478E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6" style="position:absolute;margin-left:540.15pt;margin-top:137.9pt;width:200pt;height:15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" fillcolor="#4f81bd [3204]" strokecolor="#243f60 [1604]" strokeweight="2pt">
                <v:textbox>
                  <w:txbxContent>
                    <w:p w:rsidR="004E246B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ins w:id="7" w:author="Pegden, Caroline" w:date="2014-09-12T11:52:00Z"/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OGDs submit the </w:t>
                      </w: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Digital Records Transfer Form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 and transfer records either via HDD or SFTP.  </w:t>
                      </w:r>
                    </w:p>
                    <w:p w:rsidR="004E246B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ins w:id="8" w:author="Pegden, Caroline" w:date="2014-09-12T11:52:00Z"/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4E246B" w:rsidRPr="00302191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With HDD</w:t>
                      </w:r>
                      <w:r w:rsidRPr="00D86D87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 xml:space="preserve">s: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OGDs must use a secure courier service and inform TNA date of delivery.</w:t>
                      </w:r>
                    </w:p>
                    <w:p w:rsidR="004E246B" w:rsidRPr="00302191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4E246B" w:rsidRPr="00302191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With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SFTP: OGD</w:t>
                      </w:r>
                      <w:r w:rsidRPr="00626885">
                        <w:rPr>
                          <w:rFonts w:asciiTheme="minorHAnsi" w:hAnsi="Calibri" w:cstheme="minorBidi"/>
                          <w:color w:val="FFFFFF" w:themeColor="background1"/>
                          <w:kern w:val="24"/>
                        </w:rPr>
                        <w:t>s</w:t>
                      </w:r>
                      <w:r w:rsidRPr="00626885">
                        <w:rPr>
                          <w:rFonts w:asciiTheme="minorHAnsi" w:hAnsi="Calibri" w:cstheme="minorBidi"/>
                          <w:color w:val="FF0000"/>
                          <w:kern w:val="24"/>
                        </w:rPr>
                        <w:t xml:space="preserve">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inform TNA once upload is complete.</w:t>
                      </w:r>
                    </w:p>
                    <w:p w:rsidR="004E246B" w:rsidRPr="00302191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4E246B" w:rsidRPr="00302191" w:rsidRDefault="004E246B" w:rsidP="00A478E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734A0E" wp14:editId="40ECEABB">
                <wp:simplePos x="0" y="0"/>
                <wp:positionH relativeFrom="column">
                  <wp:posOffset>4050665</wp:posOffset>
                </wp:positionH>
                <wp:positionV relativeFrom="paragraph">
                  <wp:posOffset>1741805</wp:posOffset>
                </wp:positionV>
                <wp:extent cx="2558415" cy="1943100"/>
                <wp:effectExtent l="0" t="0" r="13335" b="19050"/>
                <wp:wrapNone/>
                <wp:docPr id="1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8415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7F2F" w:rsidRPr="00302191" w:rsidRDefault="00867F2F" w:rsidP="00867F2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867F2F" w:rsidRDefault="00867F2F" w:rsidP="00867F2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OGDs will generate metadata csv file with checksums and closure fields completed.</w:t>
                            </w:r>
                          </w:p>
                          <w:p w:rsidR="00867F2F" w:rsidRPr="00302191" w:rsidRDefault="00867F2F" w:rsidP="00867F2F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>Once OGDs have generated metadata csv files they must validate the file using the csv validator.</w:t>
                            </w: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7" style="position:absolute;margin-left:318.95pt;margin-top:137.15pt;width:201.45pt;height:15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" fillcolor="#4f81bd [3204]" strokecolor="#243f60 [1604]" strokeweight="2pt">
                <v:textbox>
                  <w:txbxContent>
                    <w:p w:rsidR="00867F2F" w:rsidRPr="00302191" w:rsidRDefault="00867F2F" w:rsidP="00867F2F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867F2F" w:rsidRDefault="00867F2F" w:rsidP="00867F2F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OGDs will generate metadata csv file with checksums and closure fields completed.</w:t>
                      </w:r>
                    </w:p>
                    <w:p w:rsidR="00867F2F" w:rsidRPr="00302191" w:rsidRDefault="00867F2F" w:rsidP="00867F2F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</w:rPr>
                        <w:t>Once OGDs have generated metadata csv files they must validate the file using the csv validator.</w:t>
                      </w:r>
                    </w:p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</w:p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F5D449" wp14:editId="00DDD1E2">
                <wp:simplePos x="0" y="0"/>
                <wp:positionH relativeFrom="column">
                  <wp:posOffset>1234440</wp:posOffset>
                </wp:positionH>
                <wp:positionV relativeFrom="paragraph">
                  <wp:posOffset>1741170</wp:posOffset>
                </wp:positionV>
                <wp:extent cx="2565400" cy="1943100"/>
                <wp:effectExtent l="0" t="0" r="25400" b="19050"/>
                <wp:wrapNone/>
                <wp:docPr id="1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0" cy="1943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>OGD moves records i</w:t>
                            </w:r>
                            <w:r w:rsidR="00D1015E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n agreed folder structure to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  <w:t xml:space="preserve">encrypted Hard Disk Drive or Secure File Transfer Protocol area. </w:t>
                            </w:r>
                            <w:r w:rsidRPr="00302191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</w:rPr>
                              <w:t>[1]</w:t>
                            </w: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  <w:p w:rsidR="004E246B" w:rsidRPr="00302191" w:rsidRDefault="004E246B" w:rsidP="00ED6533">
                            <w:pPr>
                              <w:pStyle w:val="NormalWeb"/>
                              <w:spacing w:before="0" w:beforeAutospacing="0" w:after="0" w:afterAutospacing="0"/>
                              <w:ind w:left="720"/>
                              <w:textAlignment w:val="baseline"/>
                              <w:rPr>
                                <w:rFonts w:asciiTheme="minorHAnsi" w:hAnsi="Calibri" w:cstheme="minorBidi"/>
                                <w:color w:val="FFFFFF" w:themeColor="light1"/>
                                <w:kern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8" style="position:absolute;margin-left:97.2pt;margin-top:137.1pt;width:202pt;height:15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" fillcolor="#4f81bd [3204]" strokecolor="#243f60 [1604]" strokeweight="2pt">
                <v:textbox>
                  <w:txbxContent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>OGD moves records i</w:t>
                      </w:r>
                      <w:r w:rsidR="00D1015E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n agreed folder structure to </w:t>
                      </w:r>
                      <w:r w:rsidRPr="00302191"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  <w:t xml:space="preserve">encrypted Hard Disk Drive or Secure File Transfer Protocol area. </w:t>
                      </w:r>
                      <w:r w:rsidRPr="00302191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</w:rPr>
                        <w:t>[1]</w:t>
                      </w:r>
                    </w:p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  <w:p w:rsidR="004E246B" w:rsidRPr="00302191" w:rsidRDefault="004E246B" w:rsidP="00ED6533">
                      <w:pPr>
                        <w:pStyle w:val="NormalWeb"/>
                        <w:spacing w:before="0" w:beforeAutospacing="0" w:after="0" w:afterAutospacing="0"/>
                        <w:ind w:left="720"/>
                        <w:textAlignment w:val="baseline"/>
                        <w:rPr>
                          <w:rFonts w:asciiTheme="minorHAnsi" w:hAnsi="Calibri" w:cstheme="minorBidi"/>
                          <w:color w:val="FFFFFF" w:themeColor="light1"/>
                          <w:kern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302191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7050" behindDoc="0" locked="0" layoutInCell="1" allowOverlap="1" wp14:anchorId="58C98B04" wp14:editId="46E6EFF8">
                <wp:simplePos x="0" y="0"/>
                <wp:positionH relativeFrom="column">
                  <wp:posOffset>-609600</wp:posOffset>
                </wp:positionH>
                <wp:positionV relativeFrom="paragraph">
                  <wp:posOffset>1740535</wp:posOffset>
                </wp:positionV>
                <wp:extent cx="1593215" cy="1943100"/>
                <wp:effectExtent l="0" t="0" r="26035" b="19050"/>
                <wp:wrapNone/>
                <wp:docPr id="1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19431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44"/>
                                <w:szCs w:val="44"/>
                              </w:rPr>
                            </w:pPr>
                            <w:r w:rsidRPr="00302191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4"/>
                              </w:rP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49" style="position:absolute;margin-left:-48pt;margin-top:137.05pt;width:125.45pt;height:153pt;z-index:25170705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" fillcolor="#17365d [2415]" strokecolor="black [3213]" strokeweight="2pt">
                <v:textbox>
                  <w:txbxContent>
                    <w:p w:rsidR="004E246B" w:rsidRPr="00302191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44"/>
                          <w:szCs w:val="44"/>
                        </w:rPr>
                      </w:pPr>
                      <w:r w:rsidRPr="00302191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4"/>
                        </w:rPr>
                        <w:t>Description</w:t>
                      </w:r>
                    </w:p>
                  </w:txbxContent>
                </v:textbox>
              </v:rect>
            </w:pict>
          </mc:Fallback>
        </mc:AlternateContent>
      </w:r>
      <w:r w:rsidR="00965D55" w:rsidRPr="009C0C57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490E865" wp14:editId="6630225C">
                <wp:simplePos x="0" y="0"/>
                <wp:positionH relativeFrom="column">
                  <wp:posOffset>12420600</wp:posOffset>
                </wp:positionH>
                <wp:positionV relativeFrom="paragraph">
                  <wp:posOffset>1727200</wp:posOffset>
                </wp:positionV>
                <wp:extent cx="1701165" cy="7334885"/>
                <wp:effectExtent l="0" t="0" r="13335" b="18415"/>
                <wp:wrapNone/>
                <wp:docPr id="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165" cy="73348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302191" w:rsidRDefault="004E246B" w:rsidP="00965D55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02191">
                              <w:rPr>
                                <w:rFonts w:asciiTheme="minorHAnsi" w:hAnsiTheme="minorHAnsi" w:cstheme="minorHAnsi"/>
                                <w:b/>
                              </w:rPr>
                              <w:t>[1]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 OGDs during gateway 1 will have agreed: folder structure for transfer, encryption and method of transfer (i.e. HDD or SFTP). OGDs will have also generated a simplified </w:t>
                            </w:r>
                            <w:r w:rsidR="002418FD">
                              <w:rPr>
                                <w:rFonts w:asciiTheme="minorHAnsi" w:hAnsiTheme="minorHAnsi" w:cstheme="minorHAnsi"/>
                              </w:rPr>
                              <w:t>file list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 (without checksum and closure information) to agree transfer and in order</w:t>
                            </w:r>
                            <w:r w:rsidR="00AA2638">
                              <w:rPr>
                                <w:rFonts w:asciiTheme="minorHAnsi" w:hAnsiTheme="minorHAnsi" w:cstheme="minorHAnsi"/>
                              </w:rPr>
                              <w:t xml:space="preserve"> </w:t>
                            </w:r>
                            <w:r w:rsidR="00AA2638" w:rsidRPr="00626885">
                              <w:rPr>
                                <w:rFonts w:asciiTheme="minorHAnsi" w:hAnsiTheme="minorHAnsi" w:cstheme="minorHAnsi"/>
                                <w:color w:val="FFFFFF" w:themeColor="background1"/>
                              </w:rPr>
                              <w:t>to</w:t>
                            </w:r>
                            <w:r w:rsidRPr="00302191">
                              <w:rPr>
                                <w:rFonts w:asciiTheme="minorHAnsi" w:hAnsiTheme="minorHAnsi" w:cstheme="minorHAnsi"/>
                              </w:rPr>
                              <w:t xml:space="preserve"> identify any record formats that may need to be added to DROID to facilitate final validation as part of the transfer process</w:t>
                            </w:r>
                            <w:r w:rsidR="00AA2638">
                              <w:rPr>
                                <w:rFonts w:asciiTheme="minorHAnsi" w:hAnsiTheme="minorHAnsi" w:cstheme="minorHAnsi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0" style="position:absolute;margin-left:978pt;margin-top:136pt;width:133.95pt;height:577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" fillcolor="#4f81bd [3204]" strokecolor="#243f60 [1604]" strokeweight="2pt">
                <v:textbox>
                  <w:txbxContent>
                    <w:p w:rsidR="004E246B" w:rsidRPr="00302191" w:rsidRDefault="004E246B" w:rsidP="00965D55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Theme="minorHAnsi" w:cstheme="minorHAnsi"/>
                        </w:rPr>
                      </w:pPr>
                      <w:r w:rsidRPr="00302191">
                        <w:rPr>
                          <w:rFonts w:asciiTheme="minorHAnsi" w:hAnsiTheme="minorHAnsi" w:cstheme="minorHAnsi"/>
                          <w:b/>
                        </w:rPr>
                        <w:t>[1]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 OGDs during gateway 1 will have agreed: folder structure for transfer, encryption and method of transfer (i.e. HDD or SFTP). OGDs will have also generated a simplified </w:t>
                      </w:r>
                      <w:r w:rsidR="002418FD">
                        <w:rPr>
                          <w:rFonts w:asciiTheme="minorHAnsi" w:hAnsiTheme="minorHAnsi" w:cstheme="minorHAnsi"/>
                        </w:rPr>
                        <w:t>file list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 (without checksum and closure information) to agree transfer and in order</w:t>
                      </w:r>
                      <w:r w:rsidR="00AA2638">
                        <w:rPr>
                          <w:rFonts w:asciiTheme="minorHAnsi" w:hAnsiTheme="minorHAnsi" w:cstheme="minorHAnsi"/>
                        </w:rPr>
                        <w:t xml:space="preserve"> </w:t>
                      </w:r>
                      <w:r w:rsidR="00AA2638" w:rsidRPr="00626885">
                        <w:rPr>
                          <w:rFonts w:asciiTheme="minorHAnsi" w:hAnsiTheme="minorHAnsi" w:cstheme="minorHAnsi"/>
                          <w:color w:val="FFFFFF" w:themeColor="background1"/>
                        </w:rPr>
                        <w:t>to</w:t>
                      </w:r>
                      <w:r w:rsidRPr="00302191">
                        <w:rPr>
                          <w:rFonts w:asciiTheme="minorHAnsi" w:hAnsiTheme="minorHAnsi" w:cstheme="minorHAnsi"/>
                        </w:rPr>
                        <w:t xml:space="preserve"> identify any record formats that may need to be added to DROID to facilitate final validation as part of the transfer process</w:t>
                      </w:r>
                      <w:r w:rsidR="00AA2638">
                        <w:rPr>
                          <w:rFonts w:asciiTheme="minorHAnsi" w:hAnsiTheme="minorHAnsi" w:cstheme="minorHAnsi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873EB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6709" behindDoc="0" locked="0" layoutInCell="1" allowOverlap="1" wp14:anchorId="621D166C" wp14:editId="10F21730">
                <wp:simplePos x="0" y="0"/>
                <wp:positionH relativeFrom="column">
                  <wp:posOffset>-615315</wp:posOffset>
                </wp:positionH>
                <wp:positionV relativeFrom="paragraph">
                  <wp:posOffset>661035</wp:posOffset>
                </wp:positionV>
                <wp:extent cx="1593215" cy="882015"/>
                <wp:effectExtent l="0" t="0" r="26035" b="13335"/>
                <wp:wrapNone/>
                <wp:docPr id="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15" cy="8820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46B" w:rsidRPr="009C0C57" w:rsidRDefault="004E246B" w:rsidP="009C0C5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b/>
                                <w:sz w:val="28"/>
                              </w:rPr>
                            </w:pPr>
                            <w:r w:rsidRPr="009C0C57">
                              <w:rPr>
                                <w:rFonts w:asciiTheme="minorHAnsi" w:hAnsi="Calibri" w:cstheme="minorBidi"/>
                                <w:b/>
                                <w:color w:val="FFFFFF" w:themeColor="light1"/>
                                <w:kern w:val="24"/>
                                <w:sz w:val="44"/>
                                <w:szCs w:val="40"/>
                              </w:rPr>
                              <w:t>Activity Heading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1" style="position:absolute;margin-left:-48.45pt;margin-top:52.05pt;width:125.45pt;height:69.45pt;z-index:25170670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" fillcolor="#17365d [2415]" strokecolor="black [3213]" strokeweight="2pt">
                <v:textbox>
                  <w:txbxContent>
                    <w:p w:rsidR="004E246B" w:rsidRPr="009C0C57" w:rsidRDefault="004E246B" w:rsidP="009C0C57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b/>
                          <w:sz w:val="28"/>
                        </w:rPr>
                      </w:pPr>
                      <w:r w:rsidRPr="009C0C57">
                        <w:rPr>
                          <w:rFonts w:asciiTheme="minorHAnsi" w:hAnsi="Calibri" w:cstheme="minorBidi"/>
                          <w:b/>
                          <w:color w:val="FFFFFF" w:themeColor="light1"/>
                          <w:kern w:val="24"/>
                          <w:sz w:val="44"/>
                          <w:szCs w:val="40"/>
                        </w:rPr>
                        <w:t>Activity Heading</w:t>
                      </w:r>
                    </w:p>
                  </w:txbxContent>
                </v:textbox>
              </v:rect>
            </w:pict>
          </mc:Fallback>
        </mc:AlternateContent>
      </w:r>
      <w:r w:rsidR="009F132A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7039C5" wp14:editId="1665104A">
                <wp:simplePos x="0" y="0"/>
                <wp:positionH relativeFrom="column">
                  <wp:posOffset>3941379</wp:posOffset>
                </wp:positionH>
                <wp:positionV relativeFrom="paragraph">
                  <wp:posOffset>-599090</wp:posOffset>
                </wp:positionV>
                <wp:extent cx="9853252" cy="1245476"/>
                <wp:effectExtent l="0" t="0" r="0" b="0"/>
                <wp:wrapNone/>
                <wp:docPr id="3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53252" cy="1245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46B" w:rsidRPr="005E3393" w:rsidRDefault="004E246B" w:rsidP="009F132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40"/>
                              </w:rPr>
                              <w:t>Digital Transfer</w:t>
                            </w:r>
                            <w:r w:rsidRPr="005E3393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52"/>
                              </w:rPr>
                              <w:t>Process D</w:t>
                            </w:r>
                            <w:r w:rsidRPr="005E3393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52"/>
                                <w:szCs w:val="52"/>
                              </w:rPr>
                              <w:t>iagram</w:t>
                            </w:r>
                          </w:p>
                          <w:p w:rsidR="004E246B" w:rsidRPr="005E3393" w:rsidRDefault="004E246B" w:rsidP="009F132A">
                            <w:pPr>
                              <w:pStyle w:val="NormalWeb"/>
                              <w:spacing w:before="0" w:beforeAutospacing="0" w:after="0" w:afterAutospacing="0"/>
                              <w:textAlignment w:val="baseline"/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</w:pPr>
                            <w:r w:rsidRPr="005E339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  <w:t xml:space="preserve">Digital transfer Project: 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  <w:t xml:space="preserve">Transfer 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  <w:t>workstream</w:t>
                            </w:r>
                            <w:proofErr w:type="spellEnd"/>
                            <w:r w:rsidRPr="005E3393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36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2" style="position:absolute;margin-left:310.35pt;margin-top:-47.15pt;width:775.85pt;height:98.0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" fillcolor="white [3201]" stroked="f" strokeweight="2pt">
                <v:textbox>
                  <w:txbxContent>
                    <w:p w:rsidR="004E246B" w:rsidRPr="005E3393" w:rsidRDefault="004E246B" w:rsidP="009F132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40"/>
                        </w:rPr>
                      </w:pPr>
                      <w:r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40"/>
                        </w:rPr>
                        <w:t>Digital Transfer</w:t>
                      </w:r>
                      <w:r w:rsidRPr="005E3393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52"/>
                        </w:rPr>
                        <w:t>Process D</w:t>
                      </w:r>
                      <w:r w:rsidRPr="005E3393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52"/>
                          <w:szCs w:val="52"/>
                        </w:rPr>
                        <w:t>iagram</w:t>
                      </w:r>
                    </w:p>
                    <w:p w:rsidR="004E246B" w:rsidRPr="005E3393" w:rsidRDefault="004E246B" w:rsidP="009F132A">
                      <w:pPr>
                        <w:pStyle w:val="NormalWeb"/>
                        <w:spacing w:before="0" w:beforeAutospacing="0" w:after="0" w:afterAutospacing="0"/>
                        <w:textAlignment w:val="baseline"/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40"/>
                        </w:rPr>
                      </w:pPr>
                      <w:r w:rsidRPr="005E339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40"/>
                        </w:rPr>
                        <w:t xml:space="preserve">Digital transfer Project: 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40"/>
                        </w:rPr>
                        <w:t>Transfer workstream</w:t>
                      </w:r>
                      <w:r w:rsidRPr="005E3393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36"/>
                          <w:szCs w:val="40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225199">
        <w:t xml:space="preserve"> </w:t>
      </w:r>
    </w:p>
    <w:sectPr w:rsidR="004B5194" w:rsidSect="009C0C57">
      <w:footerReference w:type="default" r:id="rId9"/>
      <w:pgSz w:w="23814" w:h="16839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246B" w:rsidRDefault="004E246B" w:rsidP="00201F1B">
      <w:pPr>
        <w:spacing w:after="0" w:line="240" w:lineRule="auto"/>
      </w:pPr>
      <w:r>
        <w:separator/>
      </w:r>
    </w:p>
  </w:endnote>
  <w:endnote w:type="continuationSeparator" w:id="0">
    <w:p w:rsidR="004E246B" w:rsidRDefault="004E246B" w:rsidP="00201F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246B" w:rsidRPr="00201F1B" w:rsidRDefault="004E246B" w:rsidP="00201F1B">
    <w:pPr>
      <w:pStyle w:val="Footer"/>
    </w:pPr>
    <w:r>
      <w:t>Draft v2 6 August 2014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246B" w:rsidRDefault="004E246B" w:rsidP="00201F1B">
      <w:pPr>
        <w:spacing w:after="0" w:line="240" w:lineRule="auto"/>
      </w:pPr>
      <w:r>
        <w:separator/>
      </w:r>
    </w:p>
  </w:footnote>
  <w:footnote w:type="continuationSeparator" w:id="0">
    <w:p w:rsidR="004E246B" w:rsidRDefault="004E246B" w:rsidP="00201F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F413A"/>
    <w:multiLevelType w:val="hybridMultilevel"/>
    <w:tmpl w:val="DBFCFAD4"/>
    <w:lvl w:ilvl="0" w:tplc="49ACBF34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281A7A"/>
    <w:multiLevelType w:val="hybridMultilevel"/>
    <w:tmpl w:val="9E3CE83E"/>
    <w:lvl w:ilvl="0" w:tplc="414A2E9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36B2C6E"/>
    <w:multiLevelType w:val="hybridMultilevel"/>
    <w:tmpl w:val="27CE4FA2"/>
    <w:lvl w:ilvl="0" w:tplc="0BD4470C">
      <w:start w:val="1"/>
      <w:numFmt w:val="decimal"/>
      <w:lvlText w:val="%1."/>
      <w:lvlJc w:val="left"/>
      <w:pPr>
        <w:ind w:left="720" w:hanging="360"/>
      </w:pPr>
      <w:rPr>
        <w:rFonts w:asciiTheme="minorHAnsi" w:hAnsi="Calibri" w:cstheme="minorBidi" w:hint="default"/>
        <w:color w:val="FFFFFF" w:themeColor="light1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0C593B"/>
    <w:multiLevelType w:val="hybridMultilevel"/>
    <w:tmpl w:val="EA568668"/>
    <w:lvl w:ilvl="0" w:tplc="FC58627E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8EC2B46"/>
    <w:multiLevelType w:val="hybridMultilevel"/>
    <w:tmpl w:val="0A2EC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D137D07"/>
    <w:multiLevelType w:val="hybridMultilevel"/>
    <w:tmpl w:val="A792FC4A"/>
    <w:lvl w:ilvl="0" w:tplc="21C035F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5C5D13"/>
    <w:multiLevelType w:val="hybridMultilevel"/>
    <w:tmpl w:val="9E28EBDC"/>
    <w:lvl w:ilvl="0" w:tplc="8A960E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DE2CC3"/>
    <w:multiLevelType w:val="hybridMultilevel"/>
    <w:tmpl w:val="E8C09E5A"/>
    <w:lvl w:ilvl="0" w:tplc="639A6920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7253232"/>
    <w:multiLevelType w:val="hybridMultilevel"/>
    <w:tmpl w:val="1C60E13C"/>
    <w:lvl w:ilvl="0" w:tplc="7F846474">
      <w:start w:val="1"/>
      <w:numFmt w:val="decimal"/>
      <w:lvlText w:val="%1."/>
      <w:lvlJc w:val="left"/>
      <w:pPr>
        <w:ind w:left="720" w:hanging="360"/>
      </w:pPr>
      <w:rPr>
        <w:rFonts w:asciiTheme="minorHAnsi" w:hAnsi="Calibri" w:cstheme="minorBidi" w:hint="default"/>
        <w:color w:val="FFFFFF" w:themeColor="light1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5B268F"/>
    <w:multiLevelType w:val="hybridMultilevel"/>
    <w:tmpl w:val="F5C2BCF8"/>
    <w:lvl w:ilvl="0" w:tplc="A25C2326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643EC0"/>
    <w:multiLevelType w:val="hybridMultilevel"/>
    <w:tmpl w:val="63EE0B68"/>
    <w:lvl w:ilvl="0" w:tplc="E5406DF2">
      <w:start w:val="1"/>
      <w:numFmt w:val="decimal"/>
      <w:lvlText w:val="%1."/>
      <w:lvlJc w:val="left"/>
      <w:pPr>
        <w:ind w:left="720" w:hanging="360"/>
      </w:pPr>
      <w:rPr>
        <w:rFonts w:asciiTheme="minorHAnsi" w:hAnsi="Calibri" w:cstheme="minorBidi" w:hint="default"/>
        <w:color w:val="FFFFFF" w:themeColor="light1"/>
        <w:sz w:val="4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7097A48"/>
    <w:multiLevelType w:val="hybridMultilevel"/>
    <w:tmpl w:val="7F4C1978"/>
    <w:lvl w:ilvl="0" w:tplc="0BA8663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7668E1"/>
    <w:multiLevelType w:val="hybridMultilevel"/>
    <w:tmpl w:val="26863B32"/>
    <w:lvl w:ilvl="0" w:tplc="C780F8B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6135693"/>
    <w:multiLevelType w:val="hybridMultilevel"/>
    <w:tmpl w:val="22F22324"/>
    <w:lvl w:ilvl="0" w:tplc="639A692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39580E"/>
    <w:multiLevelType w:val="hybridMultilevel"/>
    <w:tmpl w:val="B5C87076"/>
    <w:lvl w:ilvl="0" w:tplc="E536095E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4D758FE"/>
    <w:multiLevelType w:val="hybridMultilevel"/>
    <w:tmpl w:val="8B720D14"/>
    <w:lvl w:ilvl="0" w:tplc="4E80D67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C91E14"/>
    <w:multiLevelType w:val="hybridMultilevel"/>
    <w:tmpl w:val="271A5C2A"/>
    <w:lvl w:ilvl="0" w:tplc="4574BF58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BD0C2E"/>
    <w:multiLevelType w:val="hybridMultilevel"/>
    <w:tmpl w:val="4D8684E8"/>
    <w:lvl w:ilvl="0" w:tplc="639A692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5411BC3"/>
    <w:multiLevelType w:val="hybridMultilevel"/>
    <w:tmpl w:val="B092533E"/>
    <w:lvl w:ilvl="0" w:tplc="1B5864F6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833131B"/>
    <w:multiLevelType w:val="hybridMultilevel"/>
    <w:tmpl w:val="B6101BF8"/>
    <w:lvl w:ilvl="0" w:tplc="7EBC5588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  <w:color w:val="FFFFFF" w:themeColor="light1"/>
        <w:sz w:val="2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10"/>
  </w:num>
  <w:num w:numId="4">
    <w:abstractNumId w:val="16"/>
  </w:num>
  <w:num w:numId="5">
    <w:abstractNumId w:val="0"/>
  </w:num>
  <w:num w:numId="6">
    <w:abstractNumId w:val="11"/>
  </w:num>
  <w:num w:numId="7">
    <w:abstractNumId w:val="3"/>
  </w:num>
  <w:num w:numId="8">
    <w:abstractNumId w:val="15"/>
  </w:num>
  <w:num w:numId="9">
    <w:abstractNumId w:val="1"/>
  </w:num>
  <w:num w:numId="10">
    <w:abstractNumId w:val="18"/>
  </w:num>
  <w:num w:numId="11">
    <w:abstractNumId w:val="14"/>
  </w:num>
  <w:num w:numId="12">
    <w:abstractNumId w:val="6"/>
  </w:num>
  <w:num w:numId="13">
    <w:abstractNumId w:val="19"/>
  </w:num>
  <w:num w:numId="14">
    <w:abstractNumId w:val="4"/>
  </w:num>
  <w:num w:numId="15">
    <w:abstractNumId w:val="9"/>
  </w:num>
  <w:num w:numId="16">
    <w:abstractNumId w:val="17"/>
  </w:num>
  <w:num w:numId="17">
    <w:abstractNumId w:val="7"/>
  </w:num>
  <w:num w:numId="18">
    <w:abstractNumId w:val="13"/>
  </w:num>
  <w:num w:numId="19">
    <w:abstractNumId w:val="5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9E0"/>
    <w:rsid w:val="000241C1"/>
    <w:rsid w:val="00030791"/>
    <w:rsid w:val="000B3F3A"/>
    <w:rsid w:val="000C5613"/>
    <w:rsid w:val="001B0207"/>
    <w:rsid w:val="001F1C34"/>
    <w:rsid w:val="001F6326"/>
    <w:rsid w:val="00201F1B"/>
    <w:rsid w:val="002210BD"/>
    <w:rsid w:val="002234EF"/>
    <w:rsid w:val="00225199"/>
    <w:rsid w:val="002418FD"/>
    <w:rsid w:val="00255627"/>
    <w:rsid w:val="002579E0"/>
    <w:rsid w:val="00302191"/>
    <w:rsid w:val="003D73C9"/>
    <w:rsid w:val="003F0AF1"/>
    <w:rsid w:val="00431A26"/>
    <w:rsid w:val="00462E3A"/>
    <w:rsid w:val="004B5194"/>
    <w:rsid w:val="004D2606"/>
    <w:rsid w:val="004D42CF"/>
    <w:rsid w:val="004E246B"/>
    <w:rsid w:val="00592D10"/>
    <w:rsid w:val="005D1DF7"/>
    <w:rsid w:val="005E3393"/>
    <w:rsid w:val="005F2097"/>
    <w:rsid w:val="00626885"/>
    <w:rsid w:val="006429BD"/>
    <w:rsid w:val="00705D69"/>
    <w:rsid w:val="00761AD8"/>
    <w:rsid w:val="00840186"/>
    <w:rsid w:val="00867F2F"/>
    <w:rsid w:val="00873EB4"/>
    <w:rsid w:val="008E306D"/>
    <w:rsid w:val="008E70CE"/>
    <w:rsid w:val="008F3F49"/>
    <w:rsid w:val="009353C0"/>
    <w:rsid w:val="009354FF"/>
    <w:rsid w:val="00965D55"/>
    <w:rsid w:val="009C0C57"/>
    <w:rsid w:val="009F132A"/>
    <w:rsid w:val="009F175C"/>
    <w:rsid w:val="00A307B4"/>
    <w:rsid w:val="00A478E5"/>
    <w:rsid w:val="00A5640A"/>
    <w:rsid w:val="00AA2638"/>
    <w:rsid w:val="00AB3B7F"/>
    <w:rsid w:val="00B63BFE"/>
    <w:rsid w:val="00B66284"/>
    <w:rsid w:val="00BD68D8"/>
    <w:rsid w:val="00BE09F0"/>
    <w:rsid w:val="00BF5E3E"/>
    <w:rsid w:val="00C72202"/>
    <w:rsid w:val="00C902BA"/>
    <w:rsid w:val="00CF605B"/>
    <w:rsid w:val="00D1015E"/>
    <w:rsid w:val="00D86D87"/>
    <w:rsid w:val="00D91FCA"/>
    <w:rsid w:val="00DD21C5"/>
    <w:rsid w:val="00E004C9"/>
    <w:rsid w:val="00E34A0E"/>
    <w:rsid w:val="00E549DC"/>
    <w:rsid w:val="00E66805"/>
    <w:rsid w:val="00EC445B"/>
    <w:rsid w:val="00ED6533"/>
    <w:rsid w:val="00F13AF4"/>
    <w:rsid w:val="00F85158"/>
    <w:rsid w:val="00FB47B3"/>
    <w:rsid w:val="00FC506C"/>
    <w:rsid w:val="00FC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0C5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F1B"/>
  </w:style>
  <w:style w:type="paragraph" w:styleId="Footer">
    <w:name w:val="footer"/>
    <w:basedOn w:val="Normal"/>
    <w:link w:val="Foot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F1B"/>
  </w:style>
  <w:style w:type="paragraph" w:styleId="BalloonText">
    <w:name w:val="Balloon Text"/>
    <w:basedOn w:val="Normal"/>
    <w:link w:val="BalloonTextChar"/>
    <w:uiPriority w:val="99"/>
    <w:semiHidden/>
    <w:unhideWhenUsed/>
    <w:rsid w:val="00873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EB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F1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17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17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17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175C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C0C5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F1B"/>
  </w:style>
  <w:style w:type="paragraph" w:styleId="Footer">
    <w:name w:val="footer"/>
    <w:basedOn w:val="Normal"/>
    <w:link w:val="FooterChar"/>
    <w:uiPriority w:val="99"/>
    <w:unhideWhenUsed/>
    <w:rsid w:val="00201F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F1B"/>
  </w:style>
  <w:style w:type="paragraph" w:styleId="BalloonText">
    <w:name w:val="Balloon Text"/>
    <w:basedOn w:val="Normal"/>
    <w:link w:val="BalloonTextChar"/>
    <w:uiPriority w:val="99"/>
    <w:semiHidden/>
    <w:unhideWhenUsed/>
    <w:rsid w:val="00873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3EB4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9F17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F17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F17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17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17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Placeholder1</b:Tag>
    <b:SourceType>Misc</b:SourceType>
    <b:Guid>{3FE40FE7-FCC6-4C69-9A94-68C5A23B925F}</b:Guid>
    <b:RefOrder>1</b:RefOrder>
  </b:Source>
</b:Sources>
</file>

<file path=customXml/itemProps1.xml><?xml version="1.0" encoding="utf-8"?>
<ds:datastoreItem xmlns:ds="http://schemas.openxmlformats.org/officeDocument/2006/customXml" ds:itemID="{C606ECC2-8290-42F5-8E86-16DBD452B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National Archives</Company>
  <LinksUpToDate>false</LinksUpToDate>
  <CharactersWithSpaces>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Johnson, Robert</dc:creator>
  <cp:lastModifiedBy>Seles, Anthea</cp:lastModifiedBy>
  <cp:revision>10</cp:revision>
  <cp:lastPrinted>2014-09-17T09:45:00Z</cp:lastPrinted>
  <dcterms:created xsi:type="dcterms:W3CDTF">2014-09-15T08:23:00Z</dcterms:created>
  <dcterms:modified xsi:type="dcterms:W3CDTF">2014-09-17T09:47:00Z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 by">
    <vt:lpwstr>32123</vt:lpwstr>
  </property>
  <property fmtid="{D5CDD505-2E9C-101B-9397-08002B2CF9AE}" pid="3" name="Objective-Id">
    <vt:lpwstr>A3770932</vt:lpwstr>
  </property>
  <property fmtid="{D5CDD505-2E9C-101B-9397-08002B2CF9AE}" pid="4" name="Objective-Title">
    <vt:lpwstr>DTP_ Digital Transfer process diagram v 5 with comments CP</vt:lpwstr>
  </property>
  <property fmtid="{D5CDD505-2E9C-101B-9397-08002B2CF9AE}" pid="5" name="Objective-Comment">
    <vt:lpwstr>
    </vt:lpwstr>
  </property>
  <property fmtid="{D5CDD505-2E9C-101B-9397-08002B2CF9AE}" pid="6" name="Objective-CreationStamp">
    <vt:filetime>2014-09-12T10:57:44Z</vt:filetime>
  </property>
  <property fmtid="{D5CDD505-2E9C-101B-9397-08002B2CF9AE}" pid="7" name="Objective-IsApproved">
    <vt:bool>false</vt:bool>
  </property>
  <property fmtid="{D5CDD505-2E9C-101B-9397-08002B2CF9AE}" pid="8" name="Objective-IsPublished">
    <vt:bool>true</vt:bool>
  </property>
  <property fmtid="{D5CDD505-2E9C-101B-9397-08002B2CF9AE}" pid="9" name="Objective-DatePublished">
    <vt:filetime>2014-09-12T11:13:33Z</vt:filetime>
  </property>
  <property fmtid="{D5CDD505-2E9C-101B-9397-08002B2CF9AE}" pid="10" name="Objective-ModificationStamp">
    <vt:filetime>2014-09-12T11:13:42Z</vt:filetime>
  </property>
  <property fmtid="{D5CDD505-2E9C-101B-9397-08002B2CF9AE}" pid="11" name="Objective-Owner">
    <vt:lpwstr>Caroline Pegden</vt:lpwstr>
  </property>
  <property fmtid="{D5CDD505-2E9C-101B-9397-08002B2CF9AE}" pid="12" name="Objective-Path">
    <vt:lpwstr>File Plan:Strategic Projects:Projects - Current:Digital Transfer Project - current:Management Products:Process flows:Current:Digital Transfer:</vt:lpwstr>
  </property>
  <property fmtid="{D5CDD505-2E9C-101B-9397-08002B2CF9AE}" pid="13" name="Objective-Parent">
    <vt:lpwstr>Digital Transfer</vt:lpwstr>
  </property>
  <property fmtid="{D5CDD505-2E9C-101B-9397-08002B2CF9AE}" pid="14" name="Objective-State">
    <vt:lpwstr>Published</vt:lpwstr>
  </property>
  <property fmtid="{D5CDD505-2E9C-101B-9397-08002B2CF9AE}" pid="15" name="Objective-Version">
    <vt:lpwstr>2.0</vt:lpwstr>
  </property>
  <property fmtid="{D5CDD505-2E9C-101B-9397-08002B2CF9AE}" pid="16" name="Objective-VersionNumber">
    <vt:i4>3</vt:i4>
  </property>
  <property fmtid="{D5CDD505-2E9C-101B-9397-08002B2CF9AE}" pid="17" name="Objective-VersionComment">
    <vt:lpwstr>Update</vt:lpwstr>
  </property>
  <property fmtid="{D5CDD505-2E9C-101B-9397-08002B2CF9AE}" pid="18" name="Objective-FileNumber">
    <vt:lpwstr>
    </vt:lpwstr>
  </property>
  <property fmtid="{D5CDD505-2E9C-101B-9397-08002B2CF9AE}" pid="19" name="Objective-Classification">
    <vt:lpwstr>[Inherited - none]</vt:lpwstr>
  </property>
  <property fmtid="{D5CDD505-2E9C-101B-9397-08002B2CF9AE}" pid="20" name="Objective-Caveats">
    <vt:lpwstr>
    </vt:lpwstr>
  </property>
  <property fmtid="{D5CDD505-2E9C-101B-9397-08002B2CF9AE}" pid="21" name="Objective-Protective Marking [system]">
    <vt:lpwstr>
    </vt:lpwstr>
  </property>
  <property fmtid="{D5CDD505-2E9C-101B-9397-08002B2CF9AE}" pid="22" name="Objective-Creators Organisation [system]">
    <vt:lpwstr>The National Archives</vt:lpwstr>
  </property>
  <property fmtid="{D5CDD505-2E9C-101B-9397-08002B2CF9AE}" pid="23" name="Objective-TNA Department [system]">
    <vt:lpwstr>
    </vt:lpwstr>
  </property>
  <property fmtid="{D5CDD505-2E9C-101B-9397-08002B2CF9AE}" pid="24" name="Objective-Sensitive personal data [system]">
    <vt:lpwstr>No</vt:lpwstr>
  </property>
  <property fmtid="{D5CDD505-2E9C-101B-9397-08002B2CF9AE}" pid="25" name="Objective-Disclosed to the data subject [system]">
    <vt:lpwstr>No</vt:lpwstr>
  </property>
  <property fmtid="{D5CDD505-2E9C-101B-9397-08002B2CF9AE}" pid="26" name="Objective-If Yes identify reference [system]">
    <vt:lpwstr>
    </vt:lpwstr>
  </property>
  <property fmtid="{D5CDD505-2E9C-101B-9397-08002B2CF9AE}" pid="27" name="Objective-Disclosable under FOI [system]">
    <vt:lpwstr>Not specified</vt:lpwstr>
  </property>
  <property fmtid="{D5CDD505-2E9C-101B-9397-08002B2CF9AE}" pid="28" name="Objective-FOI exemptions [system]">
    <vt:lpwstr>
    </vt:lpwstr>
  </property>
  <property fmtid="{D5CDD505-2E9C-101B-9397-08002B2CF9AE}" pid="29" name="Objective-Intranet Content [system]">
    <vt:lpwstr>
    </vt:lpwstr>
  </property>
</Properties>
</file>